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49461" w14:textId="77777777" w:rsidR="00D8560A" w:rsidRDefault="007266E7" w:rsidP="007266E7">
      <w:pPr>
        <w:pStyle w:val="a3"/>
        <w:rPr>
          <w:ins w:id="0" w:author="studentcoll" w:date="2026-10-01T13:23:00Z"/>
        </w:rPr>
      </w:pPr>
      <w:r>
        <w:t xml:space="preserve">Самостоятельная работа по SQL </w:t>
      </w:r>
      <w:proofErr w:type="spellStart"/>
      <w:r>
        <w:t>Server</w:t>
      </w:r>
      <w:proofErr w:type="spellEnd"/>
      <w:r>
        <w:t xml:space="preserve">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</w:p>
    <w:p w14:paraId="6DA70060" w14:textId="77777777" w:rsidR="00D8560A" w:rsidRDefault="00D8560A">
      <w:pPr>
        <w:pStyle w:val="a3"/>
        <w:ind w:firstLine="708"/>
        <w:rPr>
          <w:ins w:id="1" w:author="studentcoll" w:date="2026-10-01T13:23:00Z"/>
        </w:rPr>
      </w:pPr>
      <w:ins w:id="2" w:author="studentcoll" w:date="2026-10-01T13:23:00Z">
        <w:r>
          <w:rPr>
            <w:lang w:val="en-US"/>
          </w:rPr>
          <w:t>WHERE</w:t>
        </w:r>
        <w:r w:rsidRPr="00D8560A">
          <w:rPr>
            <w:rPrChange w:id="3" w:author="studentcoll" w:date="2026-10-01T13:23:00Z">
              <w:rPr>
                <w:lang w:val="en-US"/>
              </w:rPr>
            </w:rPrChange>
          </w:rPr>
          <w:t xml:space="preserve"> – </w:t>
        </w:r>
        <w:r>
          <w:t xml:space="preserve">фильтрует данные до группировки </w:t>
        </w:r>
        <w:r>
          <w:rPr>
            <w:lang w:val="en-US"/>
          </w:rPr>
          <w:t>GROUP</w:t>
        </w:r>
        <w:r w:rsidRPr="00D8560A">
          <w:rPr>
            <w:rPrChange w:id="4" w:author="studentcoll" w:date="2026-10-01T13:23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  <w:r>
          <w:t xml:space="preserve"> + не работает с арифметическими функциями, </w:t>
        </w:r>
        <w:r>
          <w:rPr>
            <w:lang w:val="en-US"/>
          </w:rPr>
          <w:t>HAVING</w:t>
        </w:r>
        <w:r w:rsidRPr="00D8560A">
          <w:rPr>
            <w:rPrChange w:id="5" w:author="studentcoll" w:date="2026-10-01T13:23:00Z">
              <w:rPr>
                <w:lang w:val="en-US"/>
              </w:rPr>
            </w:rPrChange>
          </w:rPr>
          <w:t xml:space="preserve"> </w:t>
        </w:r>
        <w:r>
          <w:t>–</w:t>
        </w:r>
        <w:r w:rsidRPr="00D8560A">
          <w:rPr>
            <w:rPrChange w:id="6" w:author="studentcoll" w:date="2026-10-01T13:23:00Z">
              <w:rPr>
                <w:lang w:val="en-US"/>
              </w:rPr>
            </w:rPrChange>
          </w:rPr>
          <w:t xml:space="preserve"> </w:t>
        </w:r>
        <w:r>
          <w:t>фильтрует после группировки + предназначен для арифметических функций.</w:t>
        </w:r>
      </w:ins>
    </w:p>
    <w:p w14:paraId="553833C8" w14:textId="77777777" w:rsidR="00D8560A" w:rsidRDefault="007266E7" w:rsidP="00D8560A">
      <w:pPr>
        <w:pStyle w:val="a3"/>
        <w:ind w:firstLine="708"/>
        <w:rPr>
          <w:ins w:id="7" w:author="studentcoll" w:date="2026-10-01T13:24:00Z"/>
        </w:rPr>
      </w:pPr>
      <w:r>
        <w:br/>
        <w:t>2. Чем UNION отличается от UNION ALL?</w:t>
      </w:r>
    </w:p>
    <w:p w14:paraId="51A2E31D" w14:textId="4A690453" w:rsidR="00D8560A" w:rsidRPr="00D8560A" w:rsidRDefault="00D8560A" w:rsidP="00D8560A">
      <w:pPr>
        <w:pStyle w:val="a3"/>
        <w:ind w:firstLine="708"/>
        <w:rPr>
          <w:ins w:id="8" w:author="studentcoll" w:date="2026-10-01T13:24:00Z"/>
        </w:rPr>
      </w:pPr>
      <w:ins w:id="9" w:author="studentcoll" w:date="2026-10-01T13:24:00Z">
        <w:r>
          <w:rPr>
            <w:lang w:val="en-US"/>
          </w:rPr>
          <w:t>UNION</w:t>
        </w:r>
        <w:r>
          <w:t xml:space="preserve"> объединяет только те строки, где есть данные, </w:t>
        </w:r>
        <w:r>
          <w:rPr>
            <w:lang w:val="en-US"/>
          </w:rPr>
          <w:t>UNION</w:t>
        </w:r>
        <w:r w:rsidRPr="00D8560A">
          <w:rPr>
            <w:rPrChange w:id="10" w:author="studentcoll" w:date="2026-10-01T13:2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ALL</w:t>
        </w:r>
        <w:r>
          <w:t xml:space="preserve"> объединяет вообще всё.</w:t>
        </w:r>
      </w:ins>
    </w:p>
    <w:p w14:paraId="2CABB568" w14:textId="77777777" w:rsidR="00D8560A" w:rsidRDefault="007266E7" w:rsidP="00D8560A">
      <w:pPr>
        <w:pStyle w:val="a3"/>
        <w:rPr>
          <w:ins w:id="11" w:author="studentcoll" w:date="2026-10-01T13:24:00Z"/>
        </w:rPr>
      </w:pPr>
      <w:r>
        <w:br/>
        <w:t>3. Что такое APPLY и в чём разница между CROSS APPLY и OUTER APPLY?</w:t>
      </w:r>
    </w:p>
    <w:p w14:paraId="0AB94B3D" w14:textId="50588330" w:rsidR="00D8560A" w:rsidRPr="00D8560A" w:rsidRDefault="00D8560A" w:rsidP="00D8560A">
      <w:pPr>
        <w:pStyle w:val="a3"/>
        <w:ind w:firstLine="708"/>
        <w:rPr>
          <w:ins w:id="12" w:author="studentcoll" w:date="2026-10-01T13:24:00Z"/>
        </w:rPr>
      </w:pPr>
      <w:ins w:id="13" w:author="studentcoll" w:date="2026-10-01T13:25:00Z">
        <w:r>
          <w:rPr>
            <w:lang w:val="en-US"/>
          </w:rPr>
          <w:t>APPLY</w:t>
        </w:r>
        <w:r w:rsidRPr="00D8560A">
          <w:rPr>
            <w:rPrChange w:id="14" w:author="studentcoll" w:date="2026-10-01T13:25:00Z">
              <w:rPr>
                <w:lang w:val="en-US"/>
              </w:rPr>
            </w:rPrChange>
          </w:rPr>
          <w:t xml:space="preserve"> </w:t>
        </w:r>
        <w:r>
          <w:t xml:space="preserve">– объединение данных из разных таблиц. </w:t>
        </w:r>
        <w:r>
          <w:rPr>
            <w:lang w:val="en-US"/>
          </w:rPr>
          <w:t>CROSS</w:t>
        </w:r>
        <w:r w:rsidRPr="00D8560A">
          <w:rPr>
            <w:rPrChange w:id="15" w:author="studentcoll" w:date="2026-10-01T13:26:00Z">
              <w:rPr>
                <w:lang w:val="en-US"/>
              </w:rPr>
            </w:rPrChange>
          </w:rPr>
          <w:t xml:space="preserve"> –</w:t>
        </w:r>
        <w:r>
          <w:t xml:space="preserve"> объединяет то</w:t>
        </w:r>
      </w:ins>
      <w:ins w:id="16" w:author="studentcoll" w:date="2026-10-01T13:26:00Z">
        <w:r>
          <w:t>лько тогда, когда для данных из правой таблицы есть данные из левой</w:t>
        </w:r>
      </w:ins>
      <w:ins w:id="17" w:author="studentcoll" w:date="2026-10-01T13:27:00Z">
        <w:r>
          <w:t xml:space="preserve"> (игнорирует пустые строки)</w:t>
        </w:r>
      </w:ins>
      <w:ins w:id="18" w:author="studentcoll" w:date="2026-10-01T13:26:00Z">
        <w:r>
          <w:t xml:space="preserve">, </w:t>
        </w:r>
        <w:r>
          <w:rPr>
            <w:lang w:val="en-US"/>
          </w:rPr>
          <w:t>OUTER</w:t>
        </w:r>
      </w:ins>
      <w:ins w:id="19" w:author="studentcoll" w:date="2026-10-01T13:27:00Z">
        <w:r>
          <w:t xml:space="preserve"> объединяет вообще всё.</w:t>
        </w:r>
      </w:ins>
    </w:p>
    <w:p w14:paraId="164E4E6F" w14:textId="77777777" w:rsidR="00D8560A" w:rsidRDefault="007266E7" w:rsidP="00D8560A">
      <w:pPr>
        <w:pStyle w:val="a3"/>
        <w:ind w:firstLine="708"/>
        <w:rPr>
          <w:ins w:id="20" w:author="studentcoll" w:date="2026-10-01T13:27:00Z"/>
        </w:rPr>
      </w:pPr>
      <w:r>
        <w:br/>
        <w:t>4. Чем отличается VIEW от хранимой процедуры? Приведите по одному примеру, когда что использовать.</w:t>
      </w:r>
    </w:p>
    <w:p w14:paraId="46EC49A4" w14:textId="5D799A28" w:rsidR="00D8560A" w:rsidRPr="00D8560A" w:rsidRDefault="00D8560A" w:rsidP="00D8560A">
      <w:pPr>
        <w:pStyle w:val="a3"/>
        <w:ind w:firstLine="708"/>
        <w:rPr>
          <w:ins w:id="21" w:author="studentcoll" w:date="2026-10-01T13:27:00Z"/>
        </w:rPr>
      </w:pPr>
      <w:ins w:id="22" w:author="studentcoll" w:date="2026-10-01T13:27:00Z">
        <w:r>
          <w:rPr>
            <w:lang w:val="en-US"/>
          </w:rPr>
          <w:t>VIEW</w:t>
        </w:r>
        <w:r w:rsidRPr="00D8560A">
          <w:rPr>
            <w:rPrChange w:id="23" w:author="studentcoll" w:date="2026-10-01T13:28:00Z">
              <w:rPr>
                <w:lang w:val="en-US"/>
              </w:rPr>
            </w:rPrChange>
          </w:rPr>
          <w:t xml:space="preserve"> </w:t>
        </w:r>
      </w:ins>
      <w:ins w:id="24" w:author="studentcoll" w:date="2026-10-01T13:28:00Z">
        <w:r w:rsidRPr="00D8560A">
          <w:rPr>
            <w:rPrChange w:id="25" w:author="studentcoll" w:date="2026-10-01T13:28:00Z">
              <w:rPr>
                <w:lang w:val="en-US"/>
              </w:rPr>
            </w:rPrChange>
          </w:rPr>
          <w:t>–</w:t>
        </w:r>
      </w:ins>
      <w:ins w:id="26" w:author="studentcoll" w:date="2026-10-01T13:27:00Z">
        <w:r w:rsidRPr="00D8560A">
          <w:rPr>
            <w:rPrChange w:id="27" w:author="studentcoll" w:date="2026-10-01T13:28:00Z">
              <w:rPr>
                <w:lang w:val="en-US"/>
              </w:rPr>
            </w:rPrChange>
          </w:rPr>
          <w:t xml:space="preserve"> </w:t>
        </w:r>
      </w:ins>
      <w:ins w:id="28" w:author="studentcoll" w:date="2026-10-01T13:28:00Z">
        <w:r>
          <w:t>способ хранения сгруппированных данных в виде отдельного представления (</w:t>
        </w:r>
        <w:proofErr w:type="spellStart"/>
        <w:r>
          <w:t>т.е</w:t>
        </w:r>
        <w:proofErr w:type="spellEnd"/>
        <w:r>
          <w:t xml:space="preserve"> хранит данные); хранимая процедура содержит в себе </w:t>
        </w:r>
        <w:proofErr w:type="spellStart"/>
        <w:r>
          <w:rPr>
            <w:lang w:val="en-US"/>
          </w:rPr>
          <w:t>sql</w:t>
        </w:r>
        <w:proofErr w:type="spellEnd"/>
        <w:r>
          <w:t xml:space="preserve"> запрос, </w:t>
        </w:r>
        <w:proofErr w:type="spellStart"/>
        <w:r>
          <w:t>т.е</w:t>
        </w:r>
        <w:proofErr w:type="spellEnd"/>
        <w:r>
          <w:t xml:space="preserve"> хранит какую-то инструкцию для работы с данными.</w:t>
        </w:r>
      </w:ins>
      <w:ins w:id="29" w:author="studentcoll" w:date="2026-10-01T13:29:00Z">
        <w:r>
          <w:t xml:space="preserve"> </w:t>
        </w:r>
      </w:ins>
      <w:ins w:id="30" w:author="studentcoll" w:date="2026-10-01T13:30:00Z">
        <w:r w:rsidRPr="008B655B">
          <w:rPr>
            <w:rPrChange w:id="31" w:author="studentcoll" w:date="2026-10-01T14:35:00Z">
              <w:rPr>
                <w:lang w:val="en-US"/>
              </w:rPr>
            </w:rPrChange>
          </w:rPr>
          <w:br/>
        </w:r>
        <w:r w:rsidRPr="008B655B">
          <w:rPr>
            <w:rPrChange w:id="32" w:author="studentcoll" w:date="2026-10-01T14:35:00Z">
              <w:rPr>
                <w:lang w:val="en-US"/>
              </w:rPr>
            </w:rPrChange>
          </w:rPr>
          <w:tab/>
        </w:r>
        <w:r>
          <w:t xml:space="preserve">Пример </w:t>
        </w:r>
        <w:proofErr w:type="spellStart"/>
        <w:r>
          <w:t>исп</w:t>
        </w:r>
        <w:proofErr w:type="spellEnd"/>
        <w:r>
          <w:t xml:space="preserve">: представление – выделить из таблицы </w:t>
        </w:r>
        <w:r>
          <w:rPr>
            <w:lang w:val="en-US"/>
          </w:rPr>
          <w:t>Employees</w:t>
        </w:r>
        <w:r>
          <w:t xml:space="preserve"> данные об зарплатах без иных данных; хранимая процедура – запрос на подсчёт зарплаты сотрудника</w:t>
        </w:r>
      </w:ins>
      <w:ins w:id="33" w:author="studentcoll" w:date="2026-10-01T13:31:00Z">
        <w:r>
          <w:t>.</w:t>
        </w:r>
      </w:ins>
    </w:p>
    <w:p w14:paraId="4F96C004" w14:textId="77777777" w:rsidR="00D8560A" w:rsidRDefault="007266E7" w:rsidP="00D8560A">
      <w:pPr>
        <w:pStyle w:val="a3"/>
        <w:ind w:firstLine="708"/>
        <w:rPr>
          <w:ins w:id="34" w:author="studentcoll" w:date="2026-10-01T13:31:00Z"/>
        </w:rPr>
      </w:pPr>
      <w:r>
        <w:br/>
        <w:t>5. Что такое оконная функция? Чем она отличается от GROUP BY?</w:t>
      </w:r>
    </w:p>
    <w:p w14:paraId="70A866E5" w14:textId="1980758D" w:rsidR="00D8560A" w:rsidRPr="00D8560A" w:rsidRDefault="00D8560A" w:rsidP="00D8560A">
      <w:pPr>
        <w:pStyle w:val="a3"/>
        <w:ind w:firstLine="708"/>
        <w:rPr>
          <w:ins w:id="35" w:author="studentcoll" w:date="2026-10-01T13:31:00Z"/>
        </w:rPr>
      </w:pPr>
      <w:ins w:id="36" w:author="studentcoll" w:date="2026-10-01T13:31:00Z">
        <w:r>
          <w:t>Оконная функция – способ вывести данны</w:t>
        </w:r>
      </w:ins>
      <w:ins w:id="37" w:author="studentcoll" w:date="2026-10-01T13:32:00Z">
        <w:r>
          <w:t xml:space="preserve">е в сгруппированном виде. От </w:t>
        </w:r>
        <w:r>
          <w:rPr>
            <w:lang w:val="en-US"/>
          </w:rPr>
          <w:t>group</w:t>
        </w:r>
        <w:r w:rsidRPr="00D8560A">
          <w:rPr>
            <w:rPrChange w:id="38" w:author="studentcoll" w:date="2026-10-01T13:32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  <w:r>
          <w:t xml:space="preserve"> отличается тем, что </w:t>
        </w:r>
        <w:r>
          <w:rPr>
            <w:lang w:val="en-US"/>
          </w:rPr>
          <w:t>group</w:t>
        </w:r>
        <w:r w:rsidRPr="00D8560A">
          <w:rPr>
            <w:rPrChange w:id="39" w:author="studentcoll" w:date="2026-10-01T13:32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  <w:r>
          <w:t xml:space="preserve"> объединяет все одинаковые строки по группам и выводит их 1 раз, а оконная функция выводит абсолютно все строки</w:t>
        </w:r>
      </w:ins>
      <w:ins w:id="40" w:author="studentcoll" w:date="2026-10-01T13:33:00Z">
        <w:r w:rsidR="00562914">
          <w:t xml:space="preserve"> без урезания.</w:t>
        </w:r>
      </w:ins>
    </w:p>
    <w:p w14:paraId="692DD77C" w14:textId="5DD28796" w:rsidR="007266E7" w:rsidRDefault="007266E7">
      <w:pPr>
        <w:pStyle w:val="a3"/>
        <w:ind w:firstLine="708"/>
        <w:pPrChange w:id="41" w:author="studentcoll" w:date="2026-10-01T13:24:00Z">
          <w:pPr>
            <w:pStyle w:val="a3"/>
          </w:pPr>
        </w:pPrChange>
      </w:pPr>
      <w:r>
        <w:br/>
      </w:r>
      <w:r>
        <w:br/>
        <w:t>---</w:t>
      </w:r>
    </w:p>
    <w:p w14:paraId="77DCE1A8" w14:textId="77777777" w:rsidR="007266E7" w:rsidRDefault="007266E7" w:rsidP="007266E7">
      <w:pPr>
        <w:pStyle w:val="a3"/>
      </w:pPr>
    </w:p>
    <w:p w14:paraId="2F2BFD21" w14:textId="77777777" w:rsidR="007266E7" w:rsidRDefault="007266E7" w:rsidP="007266E7">
      <w:pPr>
        <w:pStyle w:val="a3"/>
      </w:pPr>
    </w:p>
    <w:p w14:paraId="04BB7897" w14:textId="7BF624B0" w:rsidR="007266E7" w:rsidDel="00C16634" w:rsidRDefault="007266E7">
      <w:pPr>
        <w:pStyle w:val="a3"/>
        <w:rPr>
          <w:del w:id="42" w:author="studentcoll" w:date="2026-10-01T13:33:00Z"/>
        </w:rPr>
      </w:pPr>
      <w:r>
        <w:lastRenderedPageBreak/>
        <w:br/>
      </w:r>
      <w:r>
        <w:br/>
        <w:t xml:space="preserve">Часть 2. Практические задания </w:t>
      </w:r>
      <w:del w:id="43" w:author="studentcoll" w:date="2026-10-01T13:33:00Z">
        <w:r w:rsidDel="00C16634">
          <w:br/>
        </w:r>
        <w:r w:rsidDel="00C16634">
          <w:br/>
          <w:delText>Схема базы данных</w:delText>
        </w:r>
      </w:del>
    </w:p>
    <w:p w14:paraId="1FD4E26E" w14:textId="23D65635" w:rsidR="007266E7" w:rsidRPr="008B655B" w:rsidDel="00C16634" w:rsidRDefault="007266E7">
      <w:pPr>
        <w:pStyle w:val="a3"/>
        <w:rPr>
          <w:del w:id="44" w:author="studentcoll" w:date="2026-10-01T13:33:00Z"/>
          <w:rFonts w:ascii="Courier New" w:hAnsi="Courier New" w:cs="Courier New"/>
          <w:sz w:val="20"/>
          <w:szCs w:val="20"/>
          <w:rPrChange w:id="45" w:author="studentcoll" w:date="2026-10-01T14:35:00Z">
            <w:rPr>
              <w:del w:id="46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47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48" w:author="studentcoll" w:date="2026-10-01T13:33:00Z"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CREATE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4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TABLE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5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5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(</w:delText>
        </w:r>
      </w:del>
    </w:p>
    <w:p w14:paraId="44FF6217" w14:textId="0E549FC3" w:rsidR="007266E7" w:rsidRPr="008B655B" w:rsidDel="00C16634" w:rsidRDefault="007266E7">
      <w:pPr>
        <w:pStyle w:val="a3"/>
        <w:rPr>
          <w:del w:id="52" w:author="studentcoll" w:date="2026-10-01T13:33:00Z"/>
          <w:rFonts w:ascii="Courier New" w:hAnsi="Courier New" w:cs="Courier New"/>
          <w:sz w:val="20"/>
          <w:szCs w:val="20"/>
          <w:rPrChange w:id="53" w:author="studentcoll" w:date="2026-10-01T14:35:00Z">
            <w:rPr>
              <w:del w:id="54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55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56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5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5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5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PRIMARY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6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KEY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6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1462D4D0" w14:textId="0E20FD3D" w:rsidR="007266E7" w:rsidRPr="008B655B" w:rsidDel="00C16634" w:rsidRDefault="007266E7">
      <w:pPr>
        <w:pStyle w:val="a3"/>
        <w:rPr>
          <w:del w:id="62" w:author="studentcoll" w:date="2026-10-01T13:33:00Z"/>
          <w:rFonts w:ascii="Courier New" w:hAnsi="Courier New" w:cs="Courier New"/>
          <w:sz w:val="20"/>
          <w:szCs w:val="20"/>
          <w:rPrChange w:id="63" w:author="studentcoll" w:date="2026-10-01T14:35:00Z">
            <w:rPr>
              <w:del w:id="64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65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66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6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Name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6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NVARCHAR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6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(100)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7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7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2E8AFBD7" w14:textId="657A4136" w:rsidR="007266E7" w:rsidRPr="008B655B" w:rsidDel="00C16634" w:rsidRDefault="007266E7">
      <w:pPr>
        <w:pStyle w:val="a3"/>
        <w:rPr>
          <w:del w:id="72" w:author="studentcoll" w:date="2026-10-01T13:33:00Z"/>
          <w:rFonts w:ascii="Courier New" w:hAnsi="Courier New" w:cs="Courier New"/>
          <w:sz w:val="20"/>
          <w:szCs w:val="20"/>
          <w:rPrChange w:id="73" w:author="studentcoll" w:date="2026-10-01T14:35:00Z">
            <w:rPr>
              <w:del w:id="74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75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76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7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ManagerID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7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7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8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REFERENCES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8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8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(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83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),</w:delText>
        </w:r>
      </w:del>
    </w:p>
    <w:p w14:paraId="24EC3D80" w14:textId="00C6B323" w:rsidR="007266E7" w:rsidRPr="008B655B" w:rsidDel="00C16634" w:rsidRDefault="007266E7">
      <w:pPr>
        <w:pStyle w:val="a3"/>
        <w:rPr>
          <w:del w:id="84" w:author="studentcoll" w:date="2026-10-01T13:33:00Z"/>
          <w:rFonts w:ascii="Courier New" w:hAnsi="Courier New" w:cs="Courier New"/>
          <w:sz w:val="20"/>
          <w:szCs w:val="20"/>
          <w:rPrChange w:id="85" w:author="studentcoll" w:date="2026-10-01T14:35:00Z">
            <w:rPr>
              <w:del w:id="86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87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88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8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DepartmentID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9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9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9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93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16001B8A" w14:textId="77524B97" w:rsidR="007266E7" w:rsidRPr="008B655B" w:rsidDel="00C16634" w:rsidRDefault="007266E7">
      <w:pPr>
        <w:pStyle w:val="a3"/>
        <w:rPr>
          <w:del w:id="94" w:author="studentcoll" w:date="2026-10-01T13:33:00Z"/>
          <w:rFonts w:ascii="Courier New" w:hAnsi="Courier New" w:cs="Courier New"/>
          <w:sz w:val="20"/>
          <w:szCs w:val="20"/>
          <w:rPrChange w:id="95" w:author="studentcoll" w:date="2026-10-01T14:35:00Z">
            <w:rPr>
              <w:del w:id="96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97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98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9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Salary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0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DECIMAL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0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(10,2)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0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03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1D2D2DEA" w14:textId="664493D8" w:rsidR="007266E7" w:rsidRPr="008B655B" w:rsidDel="00C16634" w:rsidRDefault="007266E7">
      <w:pPr>
        <w:pStyle w:val="a3"/>
        <w:rPr>
          <w:del w:id="104" w:author="studentcoll" w:date="2026-10-01T13:33:00Z"/>
          <w:rFonts w:ascii="Courier New" w:hAnsi="Courier New" w:cs="Courier New"/>
          <w:sz w:val="20"/>
          <w:szCs w:val="20"/>
          <w:rPrChange w:id="105" w:author="studentcoll" w:date="2026-10-01T14:35:00Z">
            <w:rPr>
              <w:del w:id="106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07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08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0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HireDate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1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11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 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1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</w:del>
    </w:p>
    <w:p w14:paraId="694726FF" w14:textId="4E507C0A" w:rsidR="007266E7" w:rsidRPr="008B655B" w:rsidDel="00C16634" w:rsidRDefault="007266E7">
      <w:pPr>
        <w:pStyle w:val="a3"/>
        <w:rPr>
          <w:del w:id="113" w:author="studentcoll" w:date="2026-10-01T13:33:00Z"/>
          <w:rFonts w:ascii="Courier New" w:hAnsi="Courier New" w:cs="Courier New"/>
          <w:sz w:val="20"/>
          <w:szCs w:val="20"/>
          <w:rPrChange w:id="114" w:author="studentcoll" w:date="2026-10-01T14:35:00Z">
            <w:rPr>
              <w:del w:id="115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16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17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1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);</w:delText>
        </w:r>
      </w:del>
    </w:p>
    <w:p w14:paraId="69AFFF4B" w14:textId="00B358E3" w:rsidR="007266E7" w:rsidRPr="008B655B" w:rsidDel="00C16634" w:rsidRDefault="007266E7">
      <w:pPr>
        <w:pStyle w:val="a3"/>
        <w:rPr>
          <w:del w:id="119" w:author="studentcoll" w:date="2026-10-01T13:33:00Z"/>
          <w:rFonts w:ascii="Courier New" w:hAnsi="Courier New" w:cs="Courier New"/>
          <w:sz w:val="20"/>
          <w:szCs w:val="20"/>
          <w:rPrChange w:id="120" w:author="studentcoll" w:date="2026-10-01T14:35:00Z">
            <w:rPr>
              <w:del w:id="121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22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</w:p>
    <w:p w14:paraId="1FE1C75A" w14:textId="08AB1040" w:rsidR="007266E7" w:rsidRPr="008B655B" w:rsidDel="00C16634" w:rsidRDefault="007266E7">
      <w:pPr>
        <w:pStyle w:val="a3"/>
        <w:rPr>
          <w:del w:id="123" w:author="studentcoll" w:date="2026-10-01T13:33:00Z"/>
          <w:rFonts w:ascii="Courier New" w:hAnsi="Courier New" w:cs="Courier New"/>
          <w:sz w:val="20"/>
          <w:szCs w:val="20"/>
          <w:rPrChange w:id="124" w:author="studentcoll" w:date="2026-10-01T14:35:00Z">
            <w:rPr>
              <w:del w:id="125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26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27" w:author="studentcoll" w:date="2026-10-01T13:33:00Z"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CREATE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2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TABLE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2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Departments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3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(</w:delText>
        </w:r>
      </w:del>
    </w:p>
    <w:p w14:paraId="33A978C6" w14:textId="4C6E0B72" w:rsidR="007266E7" w:rsidRPr="008B655B" w:rsidDel="00C16634" w:rsidRDefault="007266E7">
      <w:pPr>
        <w:pStyle w:val="a3"/>
        <w:rPr>
          <w:del w:id="131" w:author="studentcoll" w:date="2026-10-01T13:33:00Z"/>
          <w:rFonts w:ascii="Courier New" w:hAnsi="Courier New" w:cs="Courier New"/>
          <w:sz w:val="20"/>
          <w:szCs w:val="20"/>
          <w:rPrChange w:id="132" w:author="studentcoll" w:date="2026-10-01T14:35:00Z">
            <w:rPr>
              <w:del w:id="133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34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35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3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DepartmentID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3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3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PRIMARY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3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KEY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4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078B1CCC" w14:textId="5D3DB68A" w:rsidR="007266E7" w:rsidRPr="008B655B" w:rsidDel="00C16634" w:rsidRDefault="007266E7">
      <w:pPr>
        <w:pStyle w:val="a3"/>
        <w:rPr>
          <w:del w:id="141" w:author="studentcoll" w:date="2026-10-01T13:33:00Z"/>
          <w:rFonts w:ascii="Courier New" w:hAnsi="Courier New" w:cs="Courier New"/>
          <w:sz w:val="20"/>
          <w:szCs w:val="20"/>
          <w:rPrChange w:id="142" w:author="studentcoll" w:date="2026-10-01T14:35:00Z">
            <w:rPr>
              <w:del w:id="143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44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45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4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Name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4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NVARCHAR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4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(100)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4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50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7EDC81EA" w14:textId="038061FD" w:rsidR="007266E7" w:rsidRPr="008B655B" w:rsidDel="00C16634" w:rsidRDefault="007266E7">
      <w:pPr>
        <w:pStyle w:val="a3"/>
        <w:rPr>
          <w:del w:id="151" w:author="studentcoll" w:date="2026-10-01T13:33:00Z"/>
          <w:rFonts w:ascii="Courier New" w:hAnsi="Courier New" w:cs="Courier New"/>
          <w:sz w:val="20"/>
          <w:szCs w:val="20"/>
          <w:rPrChange w:id="152" w:author="studentcoll" w:date="2026-10-01T14:35:00Z">
            <w:rPr>
              <w:del w:id="153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54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55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5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City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5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NVARCHAR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5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(50)</w:delText>
        </w:r>
      </w:del>
    </w:p>
    <w:p w14:paraId="6C70FCF8" w14:textId="672D0E83" w:rsidR="007266E7" w:rsidRPr="008B655B" w:rsidDel="00C16634" w:rsidRDefault="007266E7">
      <w:pPr>
        <w:pStyle w:val="a3"/>
        <w:rPr>
          <w:del w:id="159" w:author="studentcoll" w:date="2026-10-01T13:33:00Z"/>
          <w:rFonts w:ascii="Courier New" w:hAnsi="Courier New" w:cs="Courier New"/>
          <w:sz w:val="20"/>
          <w:szCs w:val="20"/>
          <w:rPrChange w:id="160" w:author="studentcoll" w:date="2026-10-01T14:35:00Z">
            <w:rPr>
              <w:del w:id="161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62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63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64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);</w:delText>
        </w:r>
      </w:del>
    </w:p>
    <w:p w14:paraId="45A5A5D0" w14:textId="4692AE34" w:rsidR="007266E7" w:rsidRPr="008B655B" w:rsidDel="00C16634" w:rsidRDefault="007266E7">
      <w:pPr>
        <w:pStyle w:val="a3"/>
        <w:rPr>
          <w:del w:id="165" w:author="studentcoll" w:date="2026-10-01T13:33:00Z"/>
          <w:rFonts w:ascii="Courier New" w:hAnsi="Courier New" w:cs="Courier New"/>
          <w:sz w:val="20"/>
          <w:szCs w:val="20"/>
          <w:rPrChange w:id="166" w:author="studentcoll" w:date="2026-10-01T14:35:00Z">
            <w:rPr>
              <w:del w:id="167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68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</w:p>
    <w:p w14:paraId="7ED6EFCE" w14:textId="04F7C842" w:rsidR="007266E7" w:rsidRPr="008B655B" w:rsidDel="00C16634" w:rsidRDefault="007266E7">
      <w:pPr>
        <w:pStyle w:val="a3"/>
        <w:rPr>
          <w:del w:id="169" w:author="studentcoll" w:date="2026-10-01T13:33:00Z"/>
          <w:rFonts w:ascii="Courier New" w:hAnsi="Courier New" w:cs="Courier New"/>
          <w:sz w:val="20"/>
          <w:szCs w:val="20"/>
          <w:rPrChange w:id="170" w:author="studentcoll" w:date="2026-10-01T14:35:00Z">
            <w:rPr>
              <w:del w:id="171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72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73" w:author="studentcoll" w:date="2026-10-01T13:33:00Z"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CREATE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74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TABLE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75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Sales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7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(</w:delText>
        </w:r>
      </w:del>
    </w:p>
    <w:p w14:paraId="16BAAA79" w14:textId="5C835932" w:rsidR="007266E7" w:rsidRPr="008B655B" w:rsidDel="00C16634" w:rsidRDefault="007266E7">
      <w:pPr>
        <w:pStyle w:val="a3"/>
        <w:rPr>
          <w:del w:id="177" w:author="studentcoll" w:date="2026-10-01T13:33:00Z"/>
          <w:rFonts w:ascii="Courier New" w:hAnsi="Courier New" w:cs="Courier New"/>
          <w:sz w:val="20"/>
          <w:szCs w:val="20"/>
          <w:rPrChange w:id="178" w:author="studentcoll" w:date="2026-10-01T14:35:00Z">
            <w:rPr>
              <w:del w:id="179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80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81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8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SaleID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83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84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PRIMARY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85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KEY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8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122AA885" w14:textId="4B5A6FE7" w:rsidR="007266E7" w:rsidRPr="008B655B" w:rsidDel="00C16634" w:rsidRDefault="007266E7">
      <w:pPr>
        <w:pStyle w:val="a3"/>
        <w:rPr>
          <w:del w:id="187" w:author="studentcoll" w:date="2026-10-01T13:33:00Z"/>
          <w:rFonts w:ascii="Courier New" w:hAnsi="Courier New" w:cs="Courier New"/>
          <w:sz w:val="20"/>
          <w:szCs w:val="20"/>
          <w:rPrChange w:id="188" w:author="studentcoll" w:date="2026-10-01T14:35:00Z">
            <w:rPr>
              <w:del w:id="189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190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191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192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3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INT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4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5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REFERENCES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Employees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(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EmployeeID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19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),</w:delText>
        </w:r>
      </w:del>
    </w:p>
    <w:p w14:paraId="098FB183" w14:textId="43F55DF2" w:rsidR="007266E7" w:rsidRPr="008B655B" w:rsidDel="00C16634" w:rsidRDefault="007266E7">
      <w:pPr>
        <w:pStyle w:val="a3"/>
        <w:rPr>
          <w:del w:id="200" w:author="studentcoll" w:date="2026-10-01T13:33:00Z"/>
          <w:rFonts w:ascii="Courier New" w:hAnsi="Courier New" w:cs="Courier New"/>
          <w:sz w:val="20"/>
          <w:szCs w:val="20"/>
          <w:rPrChange w:id="201" w:author="studentcoll" w:date="2026-10-01T14:35:00Z">
            <w:rPr>
              <w:del w:id="202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203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204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205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SaleDate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0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DATE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0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0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09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,</w:delText>
        </w:r>
      </w:del>
    </w:p>
    <w:p w14:paraId="6899B518" w14:textId="29341C15" w:rsidR="007266E7" w:rsidRPr="008B655B" w:rsidDel="00C16634" w:rsidRDefault="007266E7">
      <w:pPr>
        <w:pStyle w:val="a3"/>
        <w:rPr>
          <w:del w:id="210" w:author="studentcoll" w:date="2026-10-01T13:33:00Z"/>
          <w:rFonts w:ascii="Courier New" w:hAnsi="Courier New" w:cs="Courier New"/>
          <w:sz w:val="20"/>
          <w:szCs w:val="20"/>
          <w:rPrChange w:id="211" w:author="studentcoll" w:date="2026-10-01T14:35:00Z">
            <w:rPr>
              <w:del w:id="212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213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214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215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Amount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16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   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DECIMAL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17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(10,2)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NOT</w:delText>
        </w:r>
        <w:r w:rsidRPr="008B655B" w:rsidDel="00C16634">
          <w:rPr>
            <w:rFonts w:ascii="Courier New" w:hAnsi="Courier New" w:cs="Courier New"/>
            <w:sz w:val="20"/>
            <w:szCs w:val="20"/>
            <w:rPrChange w:id="218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 xml:space="preserve"> </w:delText>
        </w:r>
        <w:r w:rsidRPr="007266E7" w:rsidDel="00C16634">
          <w:rPr>
            <w:rFonts w:ascii="Courier New" w:hAnsi="Courier New" w:cs="Courier New"/>
            <w:sz w:val="20"/>
            <w:szCs w:val="20"/>
            <w:lang w:val="en-US"/>
          </w:rPr>
          <w:delText>NULL</w:delText>
        </w:r>
      </w:del>
    </w:p>
    <w:p w14:paraId="6BC556FF" w14:textId="03A10BD3" w:rsidR="007266E7" w:rsidRPr="008B655B" w:rsidDel="00C16634" w:rsidRDefault="007266E7">
      <w:pPr>
        <w:pStyle w:val="a3"/>
        <w:rPr>
          <w:del w:id="219" w:author="studentcoll" w:date="2026-10-01T13:33:00Z"/>
          <w:rFonts w:ascii="Courier New" w:hAnsi="Courier New" w:cs="Courier New"/>
          <w:sz w:val="20"/>
          <w:szCs w:val="20"/>
          <w:rPrChange w:id="220" w:author="studentcoll" w:date="2026-10-01T14:35:00Z">
            <w:rPr>
              <w:del w:id="221" w:author="studentcoll" w:date="2026-10-01T13:33:00Z"/>
              <w:rFonts w:ascii="Courier New" w:hAnsi="Courier New" w:cs="Courier New"/>
              <w:sz w:val="20"/>
              <w:szCs w:val="20"/>
              <w:lang w:val="en-US"/>
            </w:rPr>
          </w:rPrChange>
        </w:rPr>
        <w:pPrChange w:id="222" w:author="studentcoll" w:date="2026-10-01T13:33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223" w:author="studentcoll" w:date="2026-10-01T13:33:00Z">
        <w:r w:rsidRPr="008B655B" w:rsidDel="00C16634">
          <w:rPr>
            <w:rFonts w:ascii="Courier New" w:hAnsi="Courier New" w:cs="Courier New"/>
            <w:sz w:val="20"/>
            <w:szCs w:val="20"/>
            <w:rPrChange w:id="224" w:author="studentcoll" w:date="2026-10-01T14:35:00Z">
              <w:rPr>
                <w:rFonts w:ascii="Courier New" w:hAnsi="Courier New" w:cs="Courier New"/>
                <w:sz w:val="20"/>
                <w:szCs w:val="20"/>
                <w:lang w:val="en-US"/>
              </w:rPr>
            </w:rPrChange>
          </w:rPr>
          <w:delText>);</w:delText>
        </w:r>
      </w:del>
    </w:p>
    <w:p w14:paraId="171FE0BB" w14:textId="030D6379" w:rsidR="007266E7" w:rsidRPr="008B655B" w:rsidDel="00C16634" w:rsidRDefault="007266E7">
      <w:pPr>
        <w:pStyle w:val="a3"/>
        <w:rPr>
          <w:del w:id="225" w:author="studentcoll" w:date="2026-10-01T13:33:00Z"/>
          <w:rPrChange w:id="226" w:author="studentcoll" w:date="2026-10-01T14:35:00Z">
            <w:rPr>
              <w:del w:id="227" w:author="studentcoll" w:date="2026-10-01T13:33:00Z"/>
              <w:lang w:val="en-US"/>
            </w:rPr>
          </w:rPrChange>
        </w:rPr>
        <w:pPrChange w:id="228" w:author="studentcoll" w:date="2026-10-01T13:33:00Z">
          <w:pPr>
            <w:pStyle w:val="HTML"/>
          </w:pPr>
        </w:pPrChange>
      </w:pPr>
      <w:del w:id="229" w:author="studentcoll" w:date="2026-10-01T13:33:00Z">
        <w:r w:rsidRPr="007266E7" w:rsidDel="00C16634">
          <w:rPr>
            <w:lang w:val="en-US"/>
          </w:rPr>
          <w:delText>INSERT</w:delText>
        </w:r>
        <w:r w:rsidRPr="008B655B" w:rsidDel="00C16634">
          <w:rPr>
            <w:rPrChange w:id="230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INTO</w:delText>
        </w:r>
        <w:r w:rsidRPr="008B655B" w:rsidDel="00C16634">
          <w:rPr>
            <w:rPrChange w:id="231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Departments</w:delText>
        </w:r>
        <w:r w:rsidRPr="008B655B" w:rsidDel="00C16634">
          <w:rPr>
            <w:rPrChange w:id="232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VALUES</w:delText>
        </w:r>
      </w:del>
    </w:p>
    <w:p w14:paraId="3CFD155D" w14:textId="0BFD6D50" w:rsidR="007266E7" w:rsidRPr="008B655B" w:rsidDel="00C16634" w:rsidRDefault="007266E7">
      <w:pPr>
        <w:pStyle w:val="a3"/>
        <w:rPr>
          <w:del w:id="233" w:author="studentcoll" w:date="2026-10-01T13:33:00Z"/>
          <w:rPrChange w:id="234" w:author="studentcoll" w:date="2026-10-01T14:35:00Z">
            <w:rPr>
              <w:del w:id="235" w:author="studentcoll" w:date="2026-10-01T13:33:00Z"/>
              <w:lang w:val="en-US"/>
            </w:rPr>
          </w:rPrChange>
        </w:rPr>
        <w:pPrChange w:id="236" w:author="studentcoll" w:date="2026-10-01T13:33:00Z">
          <w:pPr>
            <w:pStyle w:val="HTML"/>
          </w:pPr>
        </w:pPrChange>
      </w:pPr>
      <w:del w:id="237" w:author="studentcoll" w:date="2026-10-01T13:33:00Z">
        <w:r w:rsidRPr="008B655B" w:rsidDel="00C16634">
          <w:rPr>
            <w:rPrChange w:id="238" w:author="studentcoll" w:date="2026-10-01T14:35:00Z">
              <w:rPr>
                <w:lang w:val="en-US"/>
              </w:rPr>
            </w:rPrChange>
          </w:rPr>
          <w:delText>(1, '</w:delText>
        </w:r>
        <w:r w:rsidRPr="007266E7" w:rsidDel="00C16634">
          <w:rPr>
            <w:lang w:val="en-US"/>
          </w:rPr>
          <w:delText>IT</w:delText>
        </w:r>
        <w:r w:rsidRPr="008B655B" w:rsidDel="00C16634">
          <w:rPr>
            <w:rPrChange w:id="239" w:author="studentcoll" w:date="2026-10-01T14:35:00Z">
              <w:rPr>
                <w:lang w:val="en-US"/>
              </w:rPr>
            </w:rPrChange>
          </w:rPr>
          <w:delText>', '</w:delText>
        </w:r>
        <w:r w:rsidDel="00C16634">
          <w:delText>Москва</w:delText>
        </w:r>
        <w:r w:rsidRPr="008B655B" w:rsidDel="00C16634">
          <w:rPr>
            <w:rPrChange w:id="240" w:author="studentcoll" w:date="2026-10-01T14:35:00Z">
              <w:rPr>
                <w:lang w:val="en-US"/>
              </w:rPr>
            </w:rPrChange>
          </w:rPr>
          <w:delText>'),</w:delText>
        </w:r>
      </w:del>
    </w:p>
    <w:p w14:paraId="542969CD" w14:textId="74BE1884" w:rsidR="007266E7" w:rsidDel="00C16634" w:rsidRDefault="007266E7">
      <w:pPr>
        <w:pStyle w:val="a3"/>
        <w:rPr>
          <w:del w:id="241" w:author="studentcoll" w:date="2026-10-01T13:33:00Z"/>
        </w:rPr>
        <w:pPrChange w:id="242" w:author="studentcoll" w:date="2026-10-01T13:33:00Z">
          <w:pPr>
            <w:pStyle w:val="HTML"/>
          </w:pPr>
        </w:pPrChange>
      </w:pPr>
      <w:del w:id="243" w:author="studentcoll" w:date="2026-10-01T13:33:00Z">
        <w:r w:rsidDel="00C16634">
          <w:delText>(2, 'Sales', 'Санкт-Петербург'),</w:delText>
        </w:r>
      </w:del>
    </w:p>
    <w:p w14:paraId="53CCAF38" w14:textId="3B653E8F" w:rsidR="007266E7" w:rsidDel="00C16634" w:rsidRDefault="007266E7">
      <w:pPr>
        <w:pStyle w:val="a3"/>
        <w:rPr>
          <w:del w:id="244" w:author="studentcoll" w:date="2026-10-01T13:33:00Z"/>
        </w:rPr>
        <w:pPrChange w:id="245" w:author="studentcoll" w:date="2026-10-01T13:33:00Z">
          <w:pPr>
            <w:pStyle w:val="HTML"/>
          </w:pPr>
        </w:pPrChange>
      </w:pPr>
      <w:del w:id="246" w:author="studentcoll" w:date="2026-10-01T13:33:00Z">
        <w:r w:rsidDel="00C16634">
          <w:delText>(3, 'HR', 'Москва');</w:delText>
        </w:r>
      </w:del>
    </w:p>
    <w:p w14:paraId="6E6AD7B3" w14:textId="361DCA6B" w:rsidR="007266E7" w:rsidDel="00C16634" w:rsidRDefault="007266E7">
      <w:pPr>
        <w:pStyle w:val="a3"/>
        <w:rPr>
          <w:del w:id="247" w:author="studentcoll" w:date="2026-10-01T13:33:00Z"/>
        </w:rPr>
        <w:pPrChange w:id="248" w:author="studentcoll" w:date="2026-10-01T13:33:00Z">
          <w:pPr>
            <w:pStyle w:val="HTML"/>
          </w:pPr>
        </w:pPrChange>
      </w:pPr>
    </w:p>
    <w:p w14:paraId="13E1DE7F" w14:textId="6D7EA565" w:rsidR="007266E7" w:rsidRPr="008B655B" w:rsidDel="00C16634" w:rsidRDefault="007266E7">
      <w:pPr>
        <w:pStyle w:val="a3"/>
        <w:rPr>
          <w:del w:id="249" w:author="studentcoll" w:date="2026-10-01T13:33:00Z"/>
          <w:rPrChange w:id="250" w:author="studentcoll" w:date="2026-10-01T14:35:00Z">
            <w:rPr>
              <w:del w:id="251" w:author="studentcoll" w:date="2026-10-01T13:33:00Z"/>
              <w:lang w:val="en-US"/>
            </w:rPr>
          </w:rPrChange>
        </w:rPr>
        <w:pPrChange w:id="252" w:author="studentcoll" w:date="2026-10-01T13:33:00Z">
          <w:pPr>
            <w:pStyle w:val="HTML"/>
          </w:pPr>
        </w:pPrChange>
      </w:pPr>
      <w:del w:id="253" w:author="studentcoll" w:date="2026-10-01T13:33:00Z">
        <w:r w:rsidRPr="007266E7" w:rsidDel="00C16634">
          <w:rPr>
            <w:lang w:val="en-US"/>
          </w:rPr>
          <w:delText>INSERT</w:delText>
        </w:r>
        <w:r w:rsidRPr="008B655B" w:rsidDel="00C16634">
          <w:rPr>
            <w:rPrChange w:id="254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INTO</w:delText>
        </w:r>
        <w:r w:rsidRPr="008B655B" w:rsidDel="00C16634">
          <w:rPr>
            <w:rPrChange w:id="255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Employees</w:delText>
        </w:r>
        <w:r w:rsidRPr="008B655B" w:rsidDel="00C16634">
          <w:rPr>
            <w:rPrChange w:id="256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VALUES</w:delText>
        </w:r>
      </w:del>
    </w:p>
    <w:p w14:paraId="5B217A56" w14:textId="0D6E4FA5" w:rsidR="007266E7" w:rsidRPr="008B655B" w:rsidDel="00C16634" w:rsidRDefault="007266E7">
      <w:pPr>
        <w:pStyle w:val="a3"/>
        <w:rPr>
          <w:del w:id="257" w:author="studentcoll" w:date="2026-10-01T13:33:00Z"/>
          <w:rPrChange w:id="258" w:author="studentcoll" w:date="2026-10-01T14:35:00Z">
            <w:rPr>
              <w:del w:id="259" w:author="studentcoll" w:date="2026-10-01T13:33:00Z"/>
              <w:lang w:val="en-US"/>
            </w:rPr>
          </w:rPrChange>
        </w:rPr>
        <w:pPrChange w:id="260" w:author="studentcoll" w:date="2026-10-01T13:33:00Z">
          <w:pPr>
            <w:pStyle w:val="HTML"/>
          </w:pPr>
        </w:pPrChange>
      </w:pPr>
      <w:del w:id="261" w:author="studentcoll" w:date="2026-10-01T13:33:00Z">
        <w:r w:rsidRPr="008B655B" w:rsidDel="00C16634">
          <w:rPr>
            <w:rPrChange w:id="262" w:author="studentcoll" w:date="2026-10-01T14:35:00Z">
              <w:rPr>
                <w:lang w:val="en-US"/>
              </w:rPr>
            </w:rPrChange>
          </w:rPr>
          <w:delText>(1, '</w:delText>
        </w:r>
        <w:r w:rsidDel="00C16634">
          <w:delText>Иванов</w:delText>
        </w:r>
        <w:r w:rsidRPr="008B655B" w:rsidDel="00C16634">
          <w:rPr>
            <w:rPrChange w:id="263" w:author="studentcoll" w:date="2026-10-01T14:35:00Z">
              <w:rPr>
                <w:lang w:val="en-US"/>
              </w:rPr>
            </w:rPrChange>
          </w:rPr>
          <w:delText xml:space="preserve">',  </w:delText>
        </w:r>
        <w:r w:rsidRPr="007266E7" w:rsidDel="00C16634">
          <w:rPr>
            <w:lang w:val="en-US"/>
          </w:rPr>
          <w:delText>NULL</w:delText>
        </w:r>
        <w:r w:rsidRPr="008B655B" w:rsidDel="00C16634">
          <w:rPr>
            <w:rPrChange w:id="264" w:author="studentcoll" w:date="2026-10-01T14:35:00Z">
              <w:rPr>
                <w:lang w:val="en-US"/>
              </w:rPr>
            </w:rPrChange>
          </w:rPr>
          <w:delText>, 1, 200000, '2015-03-01'),</w:delText>
        </w:r>
      </w:del>
    </w:p>
    <w:p w14:paraId="2E5F2B08" w14:textId="70CD11D2" w:rsidR="007266E7" w:rsidDel="00C16634" w:rsidRDefault="007266E7">
      <w:pPr>
        <w:pStyle w:val="a3"/>
        <w:rPr>
          <w:del w:id="265" w:author="studentcoll" w:date="2026-10-01T13:33:00Z"/>
        </w:rPr>
        <w:pPrChange w:id="266" w:author="studentcoll" w:date="2026-10-01T13:33:00Z">
          <w:pPr>
            <w:pStyle w:val="HTML"/>
          </w:pPr>
        </w:pPrChange>
      </w:pPr>
      <w:del w:id="267" w:author="studentcoll" w:date="2026-10-01T13:33:00Z">
        <w:r w:rsidDel="00C16634">
          <w:delText>(2, 'Петров',  1,    1, 150000, '2018-06-15'),</w:delText>
        </w:r>
      </w:del>
    </w:p>
    <w:p w14:paraId="14029A11" w14:textId="35C41145" w:rsidR="007266E7" w:rsidDel="00C16634" w:rsidRDefault="007266E7">
      <w:pPr>
        <w:pStyle w:val="a3"/>
        <w:rPr>
          <w:del w:id="268" w:author="studentcoll" w:date="2026-10-01T13:33:00Z"/>
        </w:rPr>
        <w:pPrChange w:id="269" w:author="studentcoll" w:date="2026-10-01T13:33:00Z">
          <w:pPr>
            <w:pStyle w:val="HTML"/>
          </w:pPr>
        </w:pPrChange>
      </w:pPr>
      <w:del w:id="270" w:author="studentcoll" w:date="2026-10-01T13:33:00Z">
        <w:r w:rsidDel="00C16634">
          <w:delText>(3, 'Сидоров', 1,    2, 120000, '2019-09-01'),</w:delText>
        </w:r>
      </w:del>
    </w:p>
    <w:p w14:paraId="42DD2E94" w14:textId="066BEACC" w:rsidR="007266E7" w:rsidDel="00C16634" w:rsidRDefault="007266E7">
      <w:pPr>
        <w:pStyle w:val="a3"/>
        <w:rPr>
          <w:del w:id="271" w:author="studentcoll" w:date="2026-10-01T13:33:00Z"/>
        </w:rPr>
        <w:pPrChange w:id="272" w:author="studentcoll" w:date="2026-10-01T13:33:00Z">
          <w:pPr>
            <w:pStyle w:val="HTML"/>
          </w:pPr>
        </w:pPrChange>
      </w:pPr>
      <w:del w:id="273" w:author="studentcoll" w:date="2026-10-01T13:33:00Z">
        <w:r w:rsidDel="00C16634">
          <w:delText>(4, 'Кузнецов',2,    1, 100000, '2021-01-10'),</w:delText>
        </w:r>
      </w:del>
    </w:p>
    <w:p w14:paraId="3A50CAA5" w14:textId="34E91C65" w:rsidR="007266E7" w:rsidDel="00C16634" w:rsidRDefault="007266E7">
      <w:pPr>
        <w:pStyle w:val="a3"/>
        <w:rPr>
          <w:del w:id="274" w:author="studentcoll" w:date="2026-10-01T13:33:00Z"/>
        </w:rPr>
        <w:pPrChange w:id="275" w:author="studentcoll" w:date="2026-10-01T13:33:00Z">
          <w:pPr>
            <w:pStyle w:val="HTML"/>
          </w:pPr>
        </w:pPrChange>
      </w:pPr>
      <w:del w:id="276" w:author="studentcoll" w:date="2026-10-01T13:33:00Z">
        <w:r w:rsidDel="00C16634">
          <w:delText>(5, 'Смирнова',3,    2,  90000, '2022-05-20'),</w:delText>
        </w:r>
      </w:del>
    </w:p>
    <w:p w14:paraId="487ADE7A" w14:textId="1C1FCCB6" w:rsidR="007266E7" w:rsidRPr="008B655B" w:rsidDel="00C16634" w:rsidRDefault="007266E7">
      <w:pPr>
        <w:pStyle w:val="a3"/>
        <w:rPr>
          <w:del w:id="277" w:author="studentcoll" w:date="2026-10-01T13:33:00Z"/>
          <w:rPrChange w:id="278" w:author="studentcoll" w:date="2026-10-01T14:35:00Z">
            <w:rPr>
              <w:del w:id="279" w:author="studentcoll" w:date="2026-10-01T13:33:00Z"/>
              <w:lang w:val="en-US"/>
            </w:rPr>
          </w:rPrChange>
        </w:rPr>
        <w:pPrChange w:id="280" w:author="studentcoll" w:date="2026-10-01T13:33:00Z">
          <w:pPr>
            <w:pStyle w:val="HTML"/>
          </w:pPr>
        </w:pPrChange>
      </w:pPr>
      <w:del w:id="281" w:author="studentcoll" w:date="2026-10-01T13:33:00Z">
        <w:r w:rsidRPr="008B655B" w:rsidDel="00C16634">
          <w:rPr>
            <w:rPrChange w:id="282" w:author="studentcoll" w:date="2026-10-01T14:35:00Z">
              <w:rPr>
                <w:lang w:val="en-US"/>
              </w:rPr>
            </w:rPrChange>
          </w:rPr>
          <w:delText>(6, '</w:delText>
        </w:r>
        <w:r w:rsidDel="00C16634">
          <w:delText>Попов</w:delText>
        </w:r>
        <w:r w:rsidRPr="008B655B" w:rsidDel="00C16634">
          <w:rPr>
            <w:rPrChange w:id="283" w:author="studentcoll" w:date="2026-10-01T14:35:00Z">
              <w:rPr>
                <w:lang w:val="en-US"/>
              </w:rPr>
            </w:rPrChange>
          </w:rPr>
          <w:delText>',   3,    3,  80000, '2023-02-01');</w:delText>
        </w:r>
      </w:del>
    </w:p>
    <w:p w14:paraId="2CB5D38D" w14:textId="0AFD1D3D" w:rsidR="007266E7" w:rsidRPr="008B655B" w:rsidDel="00C16634" w:rsidRDefault="007266E7">
      <w:pPr>
        <w:pStyle w:val="a3"/>
        <w:rPr>
          <w:del w:id="284" w:author="studentcoll" w:date="2026-10-01T13:33:00Z"/>
          <w:rPrChange w:id="285" w:author="studentcoll" w:date="2026-10-01T14:35:00Z">
            <w:rPr>
              <w:del w:id="286" w:author="studentcoll" w:date="2026-10-01T13:33:00Z"/>
              <w:lang w:val="en-US"/>
            </w:rPr>
          </w:rPrChange>
        </w:rPr>
        <w:pPrChange w:id="287" w:author="studentcoll" w:date="2026-10-01T13:33:00Z">
          <w:pPr>
            <w:pStyle w:val="HTML"/>
          </w:pPr>
        </w:pPrChange>
      </w:pPr>
    </w:p>
    <w:p w14:paraId="56818AE8" w14:textId="02AD5C41" w:rsidR="007266E7" w:rsidRPr="008B655B" w:rsidDel="00C16634" w:rsidRDefault="007266E7">
      <w:pPr>
        <w:pStyle w:val="a3"/>
        <w:rPr>
          <w:del w:id="288" w:author="studentcoll" w:date="2026-10-01T13:33:00Z"/>
          <w:rPrChange w:id="289" w:author="studentcoll" w:date="2026-10-01T14:35:00Z">
            <w:rPr>
              <w:del w:id="290" w:author="studentcoll" w:date="2026-10-01T13:33:00Z"/>
              <w:lang w:val="en-US"/>
            </w:rPr>
          </w:rPrChange>
        </w:rPr>
        <w:pPrChange w:id="291" w:author="studentcoll" w:date="2026-10-01T13:33:00Z">
          <w:pPr>
            <w:pStyle w:val="HTML"/>
          </w:pPr>
        </w:pPrChange>
      </w:pPr>
      <w:del w:id="292" w:author="studentcoll" w:date="2026-10-01T13:33:00Z">
        <w:r w:rsidRPr="007266E7" w:rsidDel="00C16634">
          <w:rPr>
            <w:lang w:val="en-US"/>
          </w:rPr>
          <w:delText>INSERT</w:delText>
        </w:r>
        <w:r w:rsidRPr="008B655B" w:rsidDel="00C16634">
          <w:rPr>
            <w:rPrChange w:id="293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INTO</w:delText>
        </w:r>
        <w:r w:rsidRPr="008B655B" w:rsidDel="00C16634">
          <w:rPr>
            <w:rPrChange w:id="294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Sales</w:delText>
        </w:r>
        <w:r w:rsidRPr="008B655B" w:rsidDel="00C16634">
          <w:rPr>
            <w:rPrChange w:id="295" w:author="studentcoll" w:date="2026-10-01T14:35:00Z">
              <w:rPr>
                <w:lang w:val="en-US"/>
              </w:rPr>
            </w:rPrChange>
          </w:rPr>
          <w:delText xml:space="preserve"> </w:delText>
        </w:r>
        <w:r w:rsidRPr="007266E7" w:rsidDel="00C16634">
          <w:rPr>
            <w:lang w:val="en-US"/>
          </w:rPr>
          <w:delText>VALUES</w:delText>
        </w:r>
      </w:del>
    </w:p>
    <w:p w14:paraId="42BAD972" w14:textId="03933B30" w:rsidR="007266E7" w:rsidRPr="008B655B" w:rsidDel="00C16634" w:rsidRDefault="007266E7">
      <w:pPr>
        <w:pStyle w:val="a3"/>
        <w:rPr>
          <w:del w:id="296" w:author="studentcoll" w:date="2026-10-01T13:33:00Z"/>
          <w:rPrChange w:id="297" w:author="studentcoll" w:date="2026-10-01T14:35:00Z">
            <w:rPr>
              <w:del w:id="298" w:author="studentcoll" w:date="2026-10-01T13:33:00Z"/>
              <w:lang w:val="en-US"/>
            </w:rPr>
          </w:rPrChange>
        </w:rPr>
        <w:pPrChange w:id="299" w:author="studentcoll" w:date="2026-10-01T13:33:00Z">
          <w:pPr>
            <w:pStyle w:val="HTML"/>
          </w:pPr>
        </w:pPrChange>
      </w:pPr>
      <w:del w:id="300" w:author="studentcoll" w:date="2026-10-01T13:33:00Z">
        <w:r w:rsidRPr="008B655B" w:rsidDel="00C16634">
          <w:rPr>
            <w:rPrChange w:id="301" w:author="studentcoll" w:date="2026-10-01T14:35:00Z">
              <w:rPr>
                <w:lang w:val="en-US"/>
              </w:rPr>
            </w:rPrChange>
          </w:rPr>
          <w:delText>(1, 2, '2023-01-15', 5000),</w:delText>
        </w:r>
      </w:del>
    </w:p>
    <w:p w14:paraId="1534CB39" w14:textId="6A0E3953" w:rsidR="007266E7" w:rsidRPr="008B655B" w:rsidDel="00C16634" w:rsidRDefault="007266E7">
      <w:pPr>
        <w:pStyle w:val="a3"/>
        <w:rPr>
          <w:del w:id="302" w:author="studentcoll" w:date="2026-10-01T13:33:00Z"/>
          <w:rPrChange w:id="303" w:author="studentcoll" w:date="2026-10-01T14:35:00Z">
            <w:rPr>
              <w:del w:id="304" w:author="studentcoll" w:date="2026-10-01T13:33:00Z"/>
              <w:lang w:val="en-US"/>
            </w:rPr>
          </w:rPrChange>
        </w:rPr>
        <w:pPrChange w:id="305" w:author="studentcoll" w:date="2026-10-01T13:33:00Z">
          <w:pPr>
            <w:pStyle w:val="HTML"/>
          </w:pPr>
        </w:pPrChange>
      </w:pPr>
      <w:del w:id="306" w:author="studentcoll" w:date="2026-10-01T13:33:00Z">
        <w:r w:rsidRPr="008B655B" w:rsidDel="00C16634">
          <w:rPr>
            <w:rPrChange w:id="307" w:author="studentcoll" w:date="2026-10-01T14:35:00Z">
              <w:rPr>
                <w:lang w:val="en-US"/>
              </w:rPr>
            </w:rPrChange>
          </w:rPr>
          <w:delText>(2, 2, '2023-02-20', 7000),</w:delText>
        </w:r>
      </w:del>
    </w:p>
    <w:p w14:paraId="25651742" w14:textId="0623C6A4" w:rsidR="007266E7" w:rsidRPr="008B655B" w:rsidDel="00C16634" w:rsidRDefault="007266E7">
      <w:pPr>
        <w:pStyle w:val="a3"/>
        <w:rPr>
          <w:del w:id="308" w:author="studentcoll" w:date="2026-10-01T13:33:00Z"/>
          <w:rPrChange w:id="309" w:author="studentcoll" w:date="2026-10-01T14:35:00Z">
            <w:rPr>
              <w:del w:id="310" w:author="studentcoll" w:date="2026-10-01T13:33:00Z"/>
              <w:lang w:val="en-US"/>
            </w:rPr>
          </w:rPrChange>
        </w:rPr>
        <w:pPrChange w:id="311" w:author="studentcoll" w:date="2026-10-01T13:33:00Z">
          <w:pPr>
            <w:pStyle w:val="HTML"/>
          </w:pPr>
        </w:pPrChange>
      </w:pPr>
      <w:del w:id="312" w:author="studentcoll" w:date="2026-10-01T13:33:00Z">
        <w:r w:rsidRPr="008B655B" w:rsidDel="00C16634">
          <w:rPr>
            <w:rPrChange w:id="313" w:author="studentcoll" w:date="2026-10-01T14:35:00Z">
              <w:rPr>
                <w:lang w:val="en-US"/>
              </w:rPr>
            </w:rPrChange>
          </w:rPr>
          <w:delText>(3, 2, '2023-03-25', 3000),</w:delText>
        </w:r>
      </w:del>
    </w:p>
    <w:p w14:paraId="323A18BE" w14:textId="73E9DCF5" w:rsidR="007266E7" w:rsidRPr="008B655B" w:rsidDel="00C16634" w:rsidRDefault="007266E7">
      <w:pPr>
        <w:pStyle w:val="a3"/>
        <w:rPr>
          <w:del w:id="314" w:author="studentcoll" w:date="2026-10-01T13:33:00Z"/>
          <w:rPrChange w:id="315" w:author="studentcoll" w:date="2026-10-01T14:35:00Z">
            <w:rPr>
              <w:del w:id="316" w:author="studentcoll" w:date="2026-10-01T13:33:00Z"/>
              <w:lang w:val="en-US"/>
            </w:rPr>
          </w:rPrChange>
        </w:rPr>
        <w:pPrChange w:id="317" w:author="studentcoll" w:date="2026-10-01T13:33:00Z">
          <w:pPr>
            <w:pStyle w:val="HTML"/>
          </w:pPr>
        </w:pPrChange>
      </w:pPr>
      <w:del w:id="318" w:author="studentcoll" w:date="2026-10-01T13:33:00Z">
        <w:r w:rsidRPr="008B655B" w:rsidDel="00C16634">
          <w:rPr>
            <w:rPrChange w:id="319" w:author="studentcoll" w:date="2026-10-01T14:35:00Z">
              <w:rPr>
                <w:lang w:val="en-US"/>
              </w:rPr>
            </w:rPrChange>
          </w:rPr>
          <w:delText>(4, 3, '2023-01-10', 8000),</w:delText>
        </w:r>
      </w:del>
    </w:p>
    <w:p w14:paraId="79D3FBB9" w14:textId="272D89E8" w:rsidR="007266E7" w:rsidRPr="008B655B" w:rsidDel="00C16634" w:rsidRDefault="007266E7">
      <w:pPr>
        <w:pStyle w:val="a3"/>
        <w:rPr>
          <w:del w:id="320" w:author="studentcoll" w:date="2026-10-01T13:33:00Z"/>
          <w:rPrChange w:id="321" w:author="studentcoll" w:date="2026-10-01T14:35:00Z">
            <w:rPr>
              <w:del w:id="322" w:author="studentcoll" w:date="2026-10-01T13:33:00Z"/>
              <w:lang w:val="en-US"/>
            </w:rPr>
          </w:rPrChange>
        </w:rPr>
        <w:pPrChange w:id="323" w:author="studentcoll" w:date="2026-10-01T13:33:00Z">
          <w:pPr>
            <w:pStyle w:val="HTML"/>
          </w:pPr>
        </w:pPrChange>
      </w:pPr>
      <w:del w:id="324" w:author="studentcoll" w:date="2026-10-01T13:33:00Z">
        <w:r w:rsidRPr="008B655B" w:rsidDel="00C16634">
          <w:rPr>
            <w:rPrChange w:id="325" w:author="studentcoll" w:date="2026-10-01T14:35:00Z">
              <w:rPr>
                <w:lang w:val="en-US"/>
              </w:rPr>
            </w:rPrChange>
          </w:rPr>
          <w:delText>(5, 3, '2023-04-05', 6000),</w:delText>
        </w:r>
      </w:del>
    </w:p>
    <w:p w14:paraId="546CEC14" w14:textId="23D17848" w:rsidR="007266E7" w:rsidDel="00C16634" w:rsidRDefault="007266E7">
      <w:pPr>
        <w:pStyle w:val="a3"/>
        <w:rPr>
          <w:del w:id="326" w:author="studentcoll" w:date="2026-10-01T13:33:00Z"/>
        </w:rPr>
        <w:pPrChange w:id="327" w:author="studentcoll" w:date="2026-10-01T13:33:00Z">
          <w:pPr>
            <w:pStyle w:val="HTML"/>
          </w:pPr>
        </w:pPrChange>
      </w:pPr>
      <w:del w:id="328" w:author="studentcoll" w:date="2026-10-01T13:33:00Z">
        <w:r w:rsidDel="00C16634">
          <w:delText>(6, 4, '2023-05-01', 2000),</w:delText>
        </w:r>
      </w:del>
    </w:p>
    <w:p w14:paraId="71A9AF7A" w14:textId="36002BF6" w:rsidR="007266E7" w:rsidDel="00C16634" w:rsidRDefault="007266E7">
      <w:pPr>
        <w:pStyle w:val="a3"/>
        <w:rPr>
          <w:del w:id="329" w:author="studentcoll" w:date="2026-10-01T13:33:00Z"/>
        </w:rPr>
        <w:pPrChange w:id="330" w:author="studentcoll" w:date="2026-10-01T13:33:00Z">
          <w:pPr>
            <w:pStyle w:val="HTML"/>
          </w:pPr>
        </w:pPrChange>
      </w:pPr>
      <w:del w:id="331" w:author="studentcoll" w:date="2026-10-01T13:33:00Z">
        <w:r w:rsidDel="00C16634">
          <w:delText>(7, 5, '2023-06-01', 9000);</w:delText>
        </w:r>
      </w:del>
    </w:p>
    <w:p w14:paraId="7E771E85" w14:textId="6B4405DE" w:rsidR="007266E7" w:rsidDel="00C16634" w:rsidRDefault="007266E7" w:rsidP="007266E7">
      <w:pPr>
        <w:pStyle w:val="a3"/>
        <w:rPr>
          <w:del w:id="332" w:author="studentcoll" w:date="2026-10-01T13:33:00Z"/>
        </w:rPr>
      </w:pPr>
    </w:p>
    <w:p w14:paraId="0E5CBA0D" w14:textId="77777777" w:rsidR="007266E7" w:rsidRPr="007266E7" w:rsidRDefault="007266E7">
      <w:pPr>
        <w:pStyle w:val="a3"/>
        <w:pPrChange w:id="333" w:author="studentcoll" w:date="2026-10-01T13:33:00Z">
          <w:pPr>
            <w:spacing w:after="0" w:line="240" w:lineRule="auto"/>
          </w:pPr>
        </w:pPrChange>
      </w:pPr>
    </w:p>
    <w:p w14:paraId="49341377" w14:textId="36C87963" w:rsidR="007E7B46" w:rsidRDefault="007266E7" w:rsidP="007266E7">
      <w:pPr>
        <w:spacing w:before="100" w:beforeAutospacing="1" w:after="100" w:afterAutospacing="1" w:line="240" w:lineRule="auto"/>
        <w:rPr>
          <w:ins w:id="334" w:author="studentcoll" w:date="2026-10-01T14:22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отклонение от средней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B100E98" w14:textId="5592468C" w:rsidR="007E7B46" w:rsidRDefault="007E7B46" w:rsidP="007266E7">
      <w:pPr>
        <w:spacing w:before="100" w:beforeAutospacing="1" w:after="100" w:afterAutospacing="1" w:line="240" w:lineRule="auto"/>
        <w:rPr>
          <w:ins w:id="335" w:author="studentcoll" w:date="2026-10-01T14:2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336" w:author="studentcoll" w:date="2026-10-01T14:28:00Z">
        <w:r w:rsidRPr="007E7B46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67A95547" wp14:editId="66397EA0">
              <wp:extent cx="5934903" cy="3210373"/>
              <wp:effectExtent l="0" t="0" r="8890" b="9525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4903" cy="32103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2. Рекурсивный CTE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NULL).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в иерархии), полный путь вида Гендиректор → Иванов → Петров.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Задание 3. Оконные функции </w:t>
      </w:r>
      <w:del w:id="337" w:author="studentcoll" w:date="2026-10-01T14:35:00Z">
        <w:r w:rsidR="007266E7" w:rsidRPr="007266E7" w:rsidDel="008B655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накопительную сумму зарплат внутри отдела по возрастанию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RunningTotal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DiffToMax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Отсортируйте по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F539E8" w14:textId="70D65519" w:rsidR="007E7B46" w:rsidRDefault="007E7B46" w:rsidP="007266E7">
      <w:pPr>
        <w:spacing w:before="100" w:beforeAutospacing="1" w:after="100" w:afterAutospacing="1" w:line="240" w:lineRule="auto"/>
        <w:rPr>
          <w:ins w:id="338" w:author="studentcoll" w:date="2026-10-01T14:2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339" w:author="studentcoll" w:date="2026-10-01T14:23:00Z">
        <w:r w:rsidRPr="007E7B46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6053C860" wp14:editId="1DECCE1B">
              <wp:extent cx="4543425" cy="2228730"/>
              <wp:effectExtent l="0" t="0" r="0" b="635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9858" cy="22367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40" w:author="studentcoll" w:date="2026-10-01T14:35:00Z">
        <w:r w:rsidR="007266E7" w:rsidRPr="007266E7" w:rsidDel="008B655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del w:id="341" w:author="studentcoll" w:date="2026-10-01T14:35:00Z">
        <w:r w:rsidR="007266E7" w:rsidRPr="007266E7" w:rsidDel="008B655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APPLY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del w:id="342" w:author="studentcoll" w:date="2026-10-01T14:35:00Z">
        <w:r w:rsidR="007266E7" w:rsidRPr="007266E7" w:rsidDel="008B655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SaleDate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RowNum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или 2) через оконную функцию. Используйте OUTER APPLY.</w:t>
      </w:r>
    </w:p>
    <w:p w14:paraId="165A2D7D" w14:textId="261A691E" w:rsidR="007266E7" w:rsidRDefault="007E7B46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343" w:author="studentcoll" w:date="2026-10-01T14:23:00Z">
        <w:r w:rsidRPr="007E7B46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5E3F7006" wp14:editId="62876B84">
              <wp:extent cx="4257675" cy="2973317"/>
              <wp:effectExtent l="0" t="0" r="0" b="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67266" cy="2980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представление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vw_EmployeeStats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для каждого сотрудника возвращает: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TotalSales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сумма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SalesCount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RankInCompany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ранг сотрудника по общей сумме продаж по всей компании (оконная функция).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TotalSales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SalesCount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 * FROM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vw_EmployeeStats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RankInCompany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процедуру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usp_GetDepartmentReport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DECIMAL(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70CB7" w14:textId="00EB052E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общее количество сотрудников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344" w:author="teacher" w:date="2026-09-30T14:54:00Z">
        <w:r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функцию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fn_GetEmployeeLevel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(@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INT), возвращающую INT — уровень сотрудника в иерархии (0 для топ-менеджера). Внутри используйте рекурсивный CTE.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275995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Name, </w:t>
      </w:r>
      <w:proofErr w:type="spellStart"/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dbo.fn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090DC4"/>
    <w:rsid w:val="004C001D"/>
    <w:rsid w:val="00562914"/>
    <w:rsid w:val="007266E7"/>
    <w:rsid w:val="007E7B46"/>
    <w:rsid w:val="008B655B"/>
    <w:rsid w:val="008D3D2E"/>
    <w:rsid w:val="009E27A6"/>
    <w:rsid w:val="00AA0756"/>
    <w:rsid w:val="00C16634"/>
    <w:rsid w:val="00D8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8</cp:revision>
  <dcterms:created xsi:type="dcterms:W3CDTF">2026-09-30T11:50:00Z</dcterms:created>
  <dcterms:modified xsi:type="dcterms:W3CDTF">2026-10-01T11:36:00Z</dcterms:modified>
</cp:coreProperties>
</file>